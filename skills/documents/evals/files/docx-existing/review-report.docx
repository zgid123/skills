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txt" ContentType="text/plain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KIỂM TRA</w:t>
      </w:r>
    </w:p>
    <w:p>
      <w:pPr>
        <w:pStyle w:val="NamedBody"/>
      </w:pPr>
      <w:bookmarkStart w:id="7" w:name="review_target"/>
      <w:r>
        <w:t>Tôi giữ nguyên nội dung — kể cả dấu câu.</w:t>
      </w:r>
      <w:bookmarkEnd w:id="7"/>
    </w:p>
    <w:p>
      <w:pPr>
        <w:pStyle w:val="NamedBody"/>
      </w:pPr>
      <w:r>
        <w:t>Quotation: “Keep this — exactly.” Source title: Notes — A Review.</w:t>
      </w:r>
    </w:p>
    <w:p>
      <w:pPr>
        <w:pStyle w:val="NamedBody"/>
      </w:pPr>
      <w:commentRangeStart w:id="0"/>
      <w:r>
        <w:t>This comment and its anchor must survive.</w:t>
      </w:r>
      <w:commentRangeEnd w:id="0"/>
      <w:r>
        <w:commentReference w:id="0"/>
      </w:r>
    </w:p>
    <w:p>
      <w:pPr>
        <w:pStyle w:val="NamedBody"/>
      </w:pPr>
      <w:r>
        <w:t xml:space="preserve">Tracked text: </w:t>
      </w:r>
      <w:del w:id="1" w:author="Example Reviewer" w:date="2026-10-20T00:00:00Z">
        <w:r>
          <w:delText>removed wording</w:delText>
        </w:r>
      </w:del>
      <w:ins w:id="2" w:author="Example Reviewer" w:date="2026-10-20T00:00:00Z">
        <w:r>
          <w:t>inserted wording</w:t>
        </w:r>
      </w:ins>
    </w:p>
    <w:p>
      <w:pPr>
        <w:pStyle w:val="NamedBody"/>
      </w:pPr>
      <w:r>
        <w:t>Footnote marker</w:t>
      </w:r>
      <w:r>
        <w:footnoteReference w:id="1"/>
      </w:r>
    </w:p>
    <w:p>
      <w:pPr>
        <w:pStyle w:val="NamedBody"/>
      </w:pPr>
      <w:r>
        <w:t xml:space="preserve">Cross-reference: </w:t>
      </w:r>
      <w:fldSimple w:instr=" REF review_target \h ">
        <w:r>
          <w:t>Tôi giữ nguyên nội dung — kể cả dấu câu.</w:t>
        </w:r>
      </w:fldSimple>
    </w:p>
    <w:p>
      <w:pPr>
        <w:pStyle w:val="NamedBody"/>
      </w:pPr>
      <w:r>
        <w:t xml:space="preserve">Link: </w:t>
      </w:r>
      <w:hyperlink r:id="rIdExampleLink">
        <w:r>
          <w:t>Example reference</w:t>
        </w:r>
      </w:hyperlink>
    </w:p>
    <w:p>
      <w:r>
        <w:drawing>
          <wp:inline xmlns:a="http://schemas.openxmlformats.org/drawingml/2006/main" xmlns:pic="http://schemas.openxmlformats.org/drawingml/2006/picture">
            <wp:extent cx="216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984" w:right="1134" w:bottom="1701" w:left="1984" w:header="720" w:footer="720" w:gutter="0"/>
          <w:cols w:space="720"/>
          <w:docGrid w:linePitch="360"/>
        </w:sectPr>
      </w:pPr>
    </w:p>
    <w:p>
      <w:pPr>
        <w:pStyle w:val="NamedBody"/>
      </w:pPr>
      <w:r>
        <w:t>Second section remains unchanged.</w:t>
      </w:r>
    </w:p>
    <w:sectPr w:rsidR="00FC693F" w:rsidRPr="0006063C" w:rsidSect="00034616">
      <w:pgSz w:w="12240" w:h="15840"/>
      <w:pgMar w:top="1984" w:right="1134" w:bottom="1701" w:left="198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Example Reviewer" w:date="2026-10-20T00:00:00Z">
    <w:p>
      <w:r>
        <w:t>Preserve this reviewer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Synthetic footnote — preserve exactly.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dBody">
    <w:name w:val="Named Body"/>
    <w:pPr>
      <w:spacing w:line="240" w:lineRule="auto" w:after="120"/>
    </w:pPr>
    <w:rPr>
      <w:rFonts w:ascii="Times New Roman" w:hAnsi="Times New Roman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Comments" Type="http://schemas.openxmlformats.org/officeDocument/2006/relationships/comments" Target="comments.xml"/><Relationship Id="rIdFootnotes" Type="http://schemas.openxmlformats.org/officeDocument/2006/relationships/footnotes" Target="footnotes.xml"/><Relationship Id="rIdExampleLink" Type="http://schemas.openxmlformats.org/officeDocument/2006/relationships/hyperlink" Target="https://example.org/reference" TargetMode="External"/><Relationship Id="rIdAttachment" Type="http://schemas.openxmlformats.org/officeDocument/2006/relationships/package" Target="embeddings/example.txt"/></Relationships>
</file>

<file path=word/embeddings/example.txt>Synthetic embedded attachment. Preserve these bytes.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